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-7812842</wp:posOffset>
                </wp:positionH>
                <wp:positionV relativeFrom="page">
                  <wp:posOffset>-634</wp:posOffset>
                </wp:positionV>
                <wp:extent cx="15375890" cy="1069721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75890" cy="10697210"/>
                          <a:chOff x="0" y="0"/>
                          <a:chExt cx="10692000" cy="75600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692005" cy="7560260"/>
                            <a:chOff x="0" y="0"/>
                            <a:chExt cx="15375897" cy="1069757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375875" cy="1069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812844" y="635"/>
                              <a:ext cx="7562850" cy="1069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7" y="12"/>
                              <a:ext cx="15375890" cy="10695940"/>
                            </a:xfrm>
                            <a:custGeom>
                              <a:rect b="b" l="l" r="r" t="t"/>
                              <a:pathLst>
                                <a:path extrusionOk="0" h="10695940" w="15375890">
                                  <a:moveTo>
                                    <a:pt x="5522658" y="259511"/>
                                  </a:moveTo>
                                  <a:lnTo>
                                    <a:pt x="4581893" y="259511"/>
                                  </a:lnTo>
                                  <a:lnTo>
                                    <a:pt x="0" y="259854"/>
                                  </a:lnTo>
                                  <a:lnTo>
                                    <a:pt x="5522658" y="259511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374543" y="346976"/>
                                  </a:moveTo>
                                  <a:lnTo>
                                    <a:pt x="9286888" y="346976"/>
                                  </a:lnTo>
                                  <a:lnTo>
                                    <a:pt x="9286837" y="260769"/>
                                  </a:lnTo>
                                  <a:lnTo>
                                    <a:pt x="9199321" y="260769"/>
                                  </a:lnTo>
                                  <a:lnTo>
                                    <a:pt x="9199321" y="433222"/>
                                  </a:lnTo>
                                  <a:lnTo>
                                    <a:pt x="9111704" y="433222"/>
                                  </a:lnTo>
                                  <a:lnTo>
                                    <a:pt x="9111653" y="346976"/>
                                  </a:lnTo>
                                  <a:lnTo>
                                    <a:pt x="9199283" y="346976"/>
                                  </a:lnTo>
                                  <a:lnTo>
                                    <a:pt x="9199321" y="433222"/>
                                  </a:lnTo>
                                  <a:lnTo>
                                    <a:pt x="9199321" y="260769"/>
                                  </a:lnTo>
                                  <a:lnTo>
                                    <a:pt x="9199169" y="174459"/>
                                  </a:lnTo>
                                  <a:lnTo>
                                    <a:pt x="9286773" y="174459"/>
                                  </a:lnTo>
                                  <a:lnTo>
                                    <a:pt x="9286837" y="260502"/>
                                  </a:lnTo>
                                  <a:lnTo>
                                    <a:pt x="9374505" y="260502"/>
                                  </a:lnTo>
                                  <a:lnTo>
                                    <a:pt x="9374441" y="174180"/>
                                  </a:lnTo>
                                  <a:lnTo>
                                    <a:pt x="9286773" y="174244"/>
                                  </a:lnTo>
                                  <a:lnTo>
                                    <a:pt x="9286773" y="88150"/>
                                  </a:lnTo>
                                  <a:lnTo>
                                    <a:pt x="9199118" y="88150"/>
                                  </a:lnTo>
                                  <a:lnTo>
                                    <a:pt x="9199054" y="1727"/>
                                  </a:lnTo>
                                  <a:lnTo>
                                    <a:pt x="9111615" y="1701"/>
                                  </a:lnTo>
                                  <a:lnTo>
                                    <a:pt x="9111615" y="260769"/>
                                  </a:lnTo>
                                  <a:lnTo>
                                    <a:pt x="9024048" y="260769"/>
                                  </a:lnTo>
                                  <a:lnTo>
                                    <a:pt x="9024048" y="433222"/>
                                  </a:lnTo>
                                  <a:lnTo>
                                    <a:pt x="8936431" y="433222"/>
                                  </a:lnTo>
                                  <a:lnTo>
                                    <a:pt x="8936380" y="346976"/>
                                  </a:lnTo>
                                  <a:lnTo>
                                    <a:pt x="9023985" y="346976"/>
                                  </a:lnTo>
                                  <a:lnTo>
                                    <a:pt x="9024048" y="433222"/>
                                  </a:lnTo>
                                  <a:lnTo>
                                    <a:pt x="9024048" y="260769"/>
                                  </a:lnTo>
                                  <a:lnTo>
                                    <a:pt x="9023934" y="174459"/>
                                  </a:lnTo>
                                  <a:lnTo>
                                    <a:pt x="8936266" y="174459"/>
                                  </a:lnTo>
                                  <a:lnTo>
                                    <a:pt x="8936330" y="260769"/>
                                  </a:lnTo>
                                  <a:lnTo>
                                    <a:pt x="8848712" y="260769"/>
                                  </a:lnTo>
                                  <a:lnTo>
                                    <a:pt x="8848649" y="174459"/>
                                  </a:lnTo>
                                  <a:lnTo>
                                    <a:pt x="8936266" y="174459"/>
                                  </a:lnTo>
                                  <a:lnTo>
                                    <a:pt x="8936266" y="88150"/>
                                  </a:lnTo>
                                  <a:lnTo>
                                    <a:pt x="9020785" y="88150"/>
                                  </a:lnTo>
                                  <a:lnTo>
                                    <a:pt x="9023883" y="172897"/>
                                  </a:lnTo>
                                  <a:lnTo>
                                    <a:pt x="9023934" y="174459"/>
                                  </a:lnTo>
                                  <a:lnTo>
                                    <a:pt x="9111551" y="174459"/>
                                  </a:lnTo>
                                  <a:lnTo>
                                    <a:pt x="9111615" y="260769"/>
                                  </a:lnTo>
                                  <a:lnTo>
                                    <a:pt x="9111615" y="1701"/>
                                  </a:lnTo>
                                  <a:lnTo>
                                    <a:pt x="7812837" y="1206"/>
                                  </a:lnTo>
                                  <a:lnTo>
                                    <a:pt x="7812837" y="605332"/>
                                  </a:lnTo>
                                  <a:lnTo>
                                    <a:pt x="9024150" y="605790"/>
                                  </a:lnTo>
                                  <a:lnTo>
                                    <a:pt x="9024099" y="519480"/>
                                  </a:lnTo>
                                  <a:lnTo>
                                    <a:pt x="9111767" y="519480"/>
                                  </a:lnTo>
                                  <a:lnTo>
                                    <a:pt x="9111767" y="605790"/>
                                  </a:lnTo>
                                  <a:lnTo>
                                    <a:pt x="9199372" y="605790"/>
                                  </a:lnTo>
                                  <a:lnTo>
                                    <a:pt x="9199372" y="519480"/>
                                  </a:lnTo>
                                  <a:lnTo>
                                    <a:pt x="9286989" y="519480"/>
                                  </a:lnTo>
                                  <a:lnTo>
                                    <a:pt x="9286926" y="433222"/>
                                  </a:lnTo>
                                  <a:lnTo>
                                    <a:pt x="9374543" y="433006"/>
                                  </a:lnTo>
                                  <a:lnTo>
                                    <a:pt x="9374543" y="346976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374670" y="605561"/>
                                  </a:moveTo>
                                  <a:lnTo>
                                    <a:pt x="9374619" y="519303"/>
                                  </a:lnTo>
                                  <a:lnTo>
                                    <a:pt x="9287002" y="519366"/>
                                  </a:lnTo>
                                  <a:lnTo>
                                    <a:pt x="9287053" y="605612"/>
                                  </a:lnTo>
                                  <a:lnTo>
                                    <a:pt x="9374670" y="605561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462173" y="346684"/>
                                  </a:moveTo>
                                  <a:lnTo>
                                    <a:pt x="9462122" y="260388"/>
                                  </a:lnTo>
                                  <a:lnTo>
                                    <a:pt x="9374505" y="260502"/>
                                  </a:lnTo>
                                  <a:lnTo>
                                    <a:pt x="9374556" y="346748"/>
                                  </a:lnTo>
                                  <a:lnTo>
                                    <a:pt x="9462173" y="346684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462224" y="432943"/>
                                  </a:moveTo>
                                  <a:lnTo>
                                    <a:pt x="9374556" y="432993"/>
                                  </a:lnTo>
                                  <a:lnTo>
                                    <a:pt x="9374619" y="519303"/>
                                  </a:lnTo>
                                  <a:lnTo>
                                    <a:pt x="9462224" y="519252"/>
                                  </a:lnTo>
                                  <a:lnTo>
                                    <a:pt x="9462224" y="432943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635541" y="166370"/>
                                  </a:moveTo>
                                  <a:lnTo>
                                    <a:pt x="9635515" y="86360"/>
                                  </a:lnTo>
                                  <a:lnTo>
                                    <a:pt x="9547225" y="86360"/>
                                  </a:lnTo>
                                  <a:lnTo>
                                    <a:pt x="9547225" y="82550"/>
                                  </a:lnTo>
                                  <a:lnTo>
                                    <a:pt x="9547200" y="0"/>
                                  </a:lnTo>
                                  <a:lnTo>
                                    <a:pt x="9456483" y="0"/>
                                  </a:lnTo>
                                  <a:lnTo>
                                    <a:pt x="9456483" y="82550"/>
                                  </a:lnTo>
                                  <a:lnTo>
                                    <a:pt x="9368866" y="82550"/>
                                  </a:lnTo>
                                  <a:lnTo>
                                    <a:pt x="9368866" y="0"/>
                                  </a:lnTo>
                                  <a:lnTo>
                                    <a:pt x="9286748" y="0"/>
                                  </a:lnTo>
                                  <a:lnTo>
                                    <a:pt x="9286748" y="82550"/>
                                  </a:lnTo>
                                  <a:lnTo>
                                    <a:pt x="9286773" y="86360"/>
                                  </a:lnTo>
                                  <a:lnTo>
                                    <a:pt x="9371978" y="86360"/>
                                  </a:lnTo>
                                  <a:lnTo>
                                    <a:pt x="9371978" y="166370"/>
                                  </a:lnTo>
                                  <a:lnTo>
                                    <a:pt x="9372003" y="167640"/>
                                  </a:lnTo>
                                  <a:lnTo>
                                    <a:pt x="9393441" y="167640"/>
                                  </a:lnTo>
                                  <a:lnTo>
                                    <a:pt x="9393441" y="166370"/>
                                  </a:lnTo>
                                  <a:lnTo>
                                    <a:pt x="9458808" y="166370"/>
                                  </a:lnTo>
                                  <a:lnTo>
                                    <a:pt x="9458808" y="167640"/>
                                  </a:lnTo>
                                  <a:lnTo>
                                    <a:pt x="9458808" y="172720"/>
                                  </a:lnTo>
                                  <a:lnTo>
                                    <a:pt x="9458808" y="259080"/>
                                  </a:lnTo>
                                  <a:lnTo>
                                    <a:pt x="9546425" y="259080"/>
                                  </a:lnTo>
                                  <a:lnTo>
                                    <a:pt x="9546425" y="172720"/>
                                  </a:lnTo>
                                  <a:lnTo>
                                    <a:pt x="9635541" y="172720"/>
                                  </a:lnTo>
                                  <a:lnTo>
                                    <a:pt x="9635541" y="167640"/>
                                  </a:lnTo>
                                  <a:lnTo>
                                    <a:pt x="9635541" y="16637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635553" y="345160"/>
                                  </a:moveTo>
                                  <a:lnTo>
                                    <a:pt x="9635503" y="258914"/>
                                  </a:lnTo>
                                  <a:lnTo>
                                    <a:pt x="9549574" y="258965"/>
                                  </a:lnTo>
                                  <a:lnTo>
                                    <a:pt x="9547936" y="345274"/>
                                  </a:lnTo>
                                  <a:lnTo>
                                    <a:pt x="9635553" y="34516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983559" y="515670"/>
                                  </a:moveTo>
                                  <a:lnTo>
                                    <a:pt x="9983508" y="429412"/>
                                  </a:lnTo>
                                  <a:lnTo>
                                    <a:pt x="9896767" y="429463"/>
                                  </a:lnTo>
                                  <a:lnTo>
                                    <a:pt x="9896716" y="343369"/>
                                  </a:lnTo>
                                  <a:lnTo>
                                    <a:pt x="9809963" y="343433"/>
                                  </a:lnTo>
                                  <a:lnTo>
                                    <a:pt x="9809912" y="258914"/>
                                  </a:lnTo>
                                  <a:lnTo>
                                    <a:pt x="9722244" y="258965"/>
                                  </a:lnTo>
                                  <a:lnTo>
                                    <a:pt x="9722294" y="345274"/>
                                  </a:lnTo>
                                  <a:lnTo>
                                    <a:pt x="9809048" y="345160"/>
                                  </a:lnTo>
                                  <a:lnTo>
                                    <a:pt x="9809099" y="429742"/>
                                  </a:lnTo>
                                  <a:lnTo>
                                    <a:pt x="9895840" y="429679"/>
                                  </a:lnTo>
                                  <a:lnTo>
                                    <a:pt x="9895891" y="514692"/>
                                  </a:lnTo>
                                  <a:lnTo>
                                    <a:pt x="9809963" y="514692"/>
                                  </a:lnTo>
                                  <a:lnTo>
                                    <a:pt x="9809912" y="430174"/>
                                  </a:lnTo>
                                  <a:lnTo>
                                    <a:pt x="9723171" y="430225"/>
                                  </a:lnTo>
                                  <a:lnTo>
                                    <a:pt x="9723120" y="345706"/>
                                  </a:lnTo>
                                  <a:lnTo>
                                    <a:pt x="9635452" y="345770"/>
                                  </a:lnTo>
                                  <a:lnTo>
                                    <a:pt x="9635503" y="430987"/>
                                  </a:lnTo>
                                  <a:lnTo>
                                    <a:pt x="9634690" y="430987"/>
                                  </a:lnTo>
                                  <a:lnTo>
                                    <a:pt x="9634690" y="431749"/>
                                  </a:lnTo>
                                  <a:lnTo>
                                    <a:pt x="9547885" y="431800"/>
                                  </a:lnTo>
                                  <a:lnTo>
                                    <a:pt x="9547936" y="601002"/>
                                  </a:lnTo>
                                  <a:lnTo>
                                    <a:pt x="9635553" y="600951"/>
                                  </a:lnTo>
                                  <a:lnTo>
                                    <a:pt x="9635503" y="518007"/>
                                  </a:lnTo>
                                  <a:lnTo>
                                    <a:pt x="9635553" y="517296"/>
                                  </a:lnTo>
                                  <a:lnTo>
                                    <a:pt x="9809048" y="516483"/>
                                  </a:lnTo>
                                  <a:lnTo>
                                    <a:pt x="9809099" y="601002"/>
                                  </a:lnTo>
                                  <a:lnTo>
                                    <a:pt x="9896767" y="600951"/>
                                  </a:lnTo>
                                  <a:lnTo>
                                    <a:pt x="9896716" y="515772"/>
                                  </a:lnTo>
                                  <a:lnTo>
                                    <a:pt x="9983559" y="51567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9985057" y="88900"/>
                                  </a:moveTo>
                                  <a:lnTo>
                                    <a:pt x="9985032" y="87630"/>
                                  </a:lnTo>
                                  <a:lnTo>
                                    <a:pt x="9985032" y="86360"/>
                                  </a:lnTo>
                                  <a:lnTo>
                                    <a:pt x="9897415" y="86360"/>
                                  </a:lnTo>
                                  <a:lnTo>
                                    <a:pt x="9897415" y="87630"/>
                                  </a:lnTo>
                                  <a:lnTo>
                                    <a:pt x="9897415" y="88900"/>
                                  </a:lnTo>
                                  <a:lnTo>
                                    <a:pt x="9897440" y="172720"/>
                                  </a:lnTo>
                                  <a:lnTo>
                                    <a:pt x="9811461" y="172720"/>
                                  </a:lnTo>
                                  <a:lnTo>
                                    <a:pt x="9811461" y="88900"/>
                                  </a:lnTo>
                                  <a:lnTo>
                                    <a:pt x="9811436" y="87630"/>
                                  </a:lnTo>
                                  <a:lnTo>
                                    <a:pt x="9723920" y="87630"/>
                                  </a:lnTo>
                                  <a:lnTo>
                                    <a:pt x="9723920" y="86360"/>
                                  </a:lnTo>
                                  <a:lnTo>
                                    <a:pt x="9723895" y="2540"/>
                                  </a:lnTo>
                                  <a:lnTo>
                                    <a:pt x="9636252" y="2540"/>
                                  </a:lnTo>
                                  <a:lnTo>
                                    <a:pt x="9636252" y="86360"/>
                                  </a:lnTo>
                                  <a:lnTo>
                                    <a:pt x="9636303" y="87630"/>
                                  </a:lnTo>
                                  <a:lnTo>
                                    <a:pt x="9636303" y="88900"/>
                                  </a:lnTo>
                                  <a:lnTo>
                                    <a:pt x="9723831" y="88900"/>
                                  </a:lnTo>
                                  <a:lnTo>
                                    <a:pt x="9723831" y="172720"/>
                                  </a:lnTo>
                                  <a:lnTo>
                                    <a:pt x="9723857" y="173990"/>
                                  </a:lnTo>
                                  <a:lnTo>
                                    <a:pt x="9810636" y="173990"/>
                                  </a:lnTo>
                                  <a:lnTo>
                                    <a:pt x="9810636" y="259080"/>
                                  </a:lnTo>
                                  <a:lnTo>
                                    <a:pt x="9898253" y="259080"/>
                                  </a:lnTo>
                                  <a:lnTo>
                                    <a:pt x="9898253" y="173990"/>
                                  </a:lnTo>
                                  <a:lnTo>
                                    <a:pt x="9898228" y="172720"/>
                                  </a:lnTo>
                                  <a:lnTo>
                                    <a:pt x="9985057" y="172720"/>
                                  </a:lnTo>
                                  <a:lnTo>
                                    <a:pt x="9985057" y="8890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10244696" y="173990"/>
                                  </a:moveTo>
                                  <a:lnTo>
                                    <a:pt x="10157892" y="173990"/>
                                  </a:lnTo>
                                  <a:lnTo>
                                    <a:pt x="10157892" y="88900"/>
                                  </a:lnTo>
                                  <a:lnTo>
                                    <a:pt x="10157523" y="88900"/>
                                  </a:lnTo>
                                  <a:lnTo>
                                    <a:pt x="10157523" y="87630"/>
                                  </a:lnTo>
                                  <a:lnTo>
                                    <a:pt x="10070198" y="87630"/>
                                  </a:lnTo>
                                  <a:lnTo>
                                    <a:pt x="10070198" y="88900"/>
                                  </a:lnTo>
                                  <a:lnTo>
                                    <a:pt x="10070224" y="173990"/>
                                  </a:lnTo>
                                  <a:lnTo>
                                    <a:pt x="10157079" y="173990"/>
                                  </a:lnTo>
                                  <a:lnTo>
                                    <a:pt x="10157079" y="260350"/>
                                  </a:lnTo>
                                  <a:lnTo>
                                    <a:pt x="10244696" y="260350"/>
                                  </a:lnTo>
                                  <a:lnTo>
                                    <a:pt x="10244696" y="173990"/>
                                  </a:lnTo>
                                  <a:close/>
                                </a:path>
                                <a:path extrusionOk="0" h="10695940" w="15375890">
                                  <a:moveTo>
                                    <a:pt x="15375674" y="10126980"/>
                                  </a:moveTo>
                                  <a:lnTo>
                                    <a:pt x="15217407" y="10126980"/>
                                  </a:lnTo>
                                  <a:lnTo>
                                    <a:pt x="15217407" y="10125710"/>
                                  </a:lnTo>
                                  <a:lnTo>
                                    <a:pt x="14190269" y="10125710"/>
                                  </a:lnTo>
                                  <a:lnTo>
                                    <a:pt x="14190269" y="10126980"/>
                                  </a:lnTo>
                                  <a:lnTo>
                                    <a:pt x="14190294" y="10206990"/>
                                  </a:lnTo>
                                  <a:lnTo>
                                    <a:pt x="13942441" y="10206990"/>
                                  </a:lnTo>
                                  <a:lnTo>
                                    <a:pt x="13942441" y="10288270"/>
                                  </a:lnTo>
                                  <a:lnTo>
                                    <a:pt x="14273022" y="10288270"/>
                                  </a:lnTo>
                                  <a:lnTo>
                                    <a:pt x="14273022" y="10370820"/>
                                  </a:lnTo>
                                  <a:lnTo>
                                    <a:pt x="13942543" y="10370820"/>
                                  </a:lnTo>
                                  <a:lnTo>
                                    <a:pt x="13942543" y="10452100"/>
                                  </a:lnTo>
                                  <a:lnTo>
                                    <a:pt x="14355763" y="10452100"/>
                                  </a:lnTo>
                                  <a:lnTo>
                                    <a:pt x="14355763" y="10533380"/>
                                  </a:lnTo>
                                  <a:lnTo>
                                    <a:pt x="14273149" y="10533380"/>
                                  </a:lnTo>
                                  <a:lnTo>
                                    <a:pt x="14273149" y="10614660"/>
                                  </a:lnTo>
                                  <a:lnTo>
                                    <a:pt x="14025309" y="10614660"/>
                                  </a:lnTo>
                                  <a:lnTo>
                                    <a:pt x="14025309" y="10695940"/>
                                  </a:lnTo>
                                  <a:lnTo>
                                    <a:pt x="15375674" y="10695940"/>
                                  </a:lnTo>
                                  <a:lnTo>
                                    <a:pt x="15375674" y="10614660"/>
                                  </a:lnTo>
                                  <a:lnTo>
                                    <a:pt x="15375674" y="10533380"/>
                                  </a:lnTo>
                                  <a:lnTo>
                                    <a:pt x="15375674" y="10452100"/>
                                  </a:lnTo>
                                  <a:lnTo>
                                    <a:pt x="15375674" y="10370820"/>
                                  </a:lnTo>
                                  <a:lnTo>
                                    <a:pt x="15375674" y="10288270"/>
                                  </a:lnTo>
                                  <a:lnTo>
                                    <a:pt x="15375674" y="10206990"/>
                                  </a:lnTo>
                                  <a:lnTo>
                                    <a:pt x="15375674" y="101269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42638" y="10451579"/>
                              <a:ext cx="330530" cy="1627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3039301" y="10126078"/>
                              <a:ext cx="1151255" cy="571500"/>
                            </a:xfrm>
                            <a:custGeom>
                              <a:rect b="b" l="l" r="r" t="t"/>
                              <a:pathLst>
                                <a:path extrusionOk="0" h="571500" w="1151255">
                                  <a:moveTo>
                                    <a:pt x="164553" y="487324"/>
                                  </a:moveTo>
                                  <a:lnTo>
                                    <a:pt x="164528" y="407314"/>
                                  </a:lnTo>
                                  <a:lnTo>
                                    <a:pt x="82638" y="407314"/>
                                  </a:lnTo>
                                  <a:lnTo>
                                    <a:pt x="82638" y="326034"/>
                                  </a:lnTo>
                                  <a:lnTo>
                                    <a:pt x="0" y="326034"/>
                                  </a:lnTo>
                                  <a:lnTo>
                                    <a:pt x="0" y="407314"/>
                                  </a:lnTo>
                                  <a:lnTo>
                                    <a:pt x="81851" y="407314"/>
                                  </a:lnTo>
                                  <a:lnTo>
                                    <a:pt x="81851" y="487324"/>
                                  </a:lnTo>
                                  <a:lnTo>
                                    <a:pt x="82219" y="487324"/>
                                  </a:lnTo>
                                  <a:lnTo>
                                    <a:pt x="82219" y="488594"/>
                                  </a:lnTo>
                                  <a:lnTo>
                                    <a:pt x="164553" y="488594"/>
                                  </a:lnTo>
                                  <a:lnTo>
                                    <a:pt x="164553" y="48732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573773" y="488594"/>
                                  </a:moveTo>
                                  <a:lnTo>
                                    <a:pt x="573722" y="487324"/>
                                  </a:lnTo>
                                  <a:lnTo>
                                    <a:pt x="491172" y="487324"/>
                                  </a:lnTo>
                                  <a:lnTo>
                                    <a:pt x="491172" y="408584"/>
                                  </a:lnTo>
                                  <a:lnTo>
                                    <a:pt x="491147" y="407314"/>
                                  </a:lnTo>
                                  <a:lnTo>
                                    <a:pt x="409321" y="407314"/>
                                  </a:lnTo>
                                  <a:lnTo>
                                    <a:pt x="409321" y="327304"/>
                                  </a:lnTo>
                                  <a:lnTo>
                                    <a:pt x="326707" y="327304"/>
                                  </a:lnTo>
                                  <a:lnTo>
                                    <a:pt x="326707" y="407314"/>
                                  </a:lnTo>
                                  <a:lnTo>
                                    <a:pt x="244830" y="407314"/>
                                  </a:lnTo>
                                  <a:lnTo>
                                    <a:pt x="244830" y="408584"/>
                                  </a:lnTo>
                                  <a:lnTo>
                                    <a:pt x="244843" y="487324"/>
                                  </a:lnTo>
                                  <a:lnTo>
                                    <a:pt x="244868" y="488594"/>
                                  </a:lnTo>
                                  <a:lnTo>
                                    <a:pt x="327494" y="488594"/>
                                  </a:lnTo>
                                  <a:lnTo>
                                    <a:pt x="327494" y="487324"/>
                                  </a:lnTo>
                                  <a:lnTo>
                                    <a:pt x="327469" y="408584"/>
                                  </a:lnTo>
                                  <a:lnTo>
                                    <a:pt x="408546" y="408584"/>
                                  </a:lnTo>
                                  <a:lnTo>
                                    <a:pt x="408546" y="487324"/>
                                  </a:lnTo>
                                  <a:lnTo>
                                    <a:pt x="408571" y="488594"/>
                                  </a:lnTo>
                                  <a:lnTo>
                                    <a:pt x="491121" y="488594"/>
                                  </a:lnTo>
                                  <a:lnTo>
                                    <a:pt x="491121" y="568604"/>
                                  </a:lnTo>
                                  <a:lnTo>
                                    <a:pt x="573773" y="568604"/>
                                  </a:lnTo>
                                  <a:lnTo>
                                    <a:pt x="573773" y="48859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657047" y="245554"/>
                                  </a:moveTo>
                                  <a:lnTo>
                                    <a:pt x="574446" y="245656"/>
                                  </a:lnTo>
                                  <a:lnTo>
                                    <a:pt x="574497" y="326999"/>
                                  </a:lnTo>
                                  <a:lnTo>
                                    <a:pt x="655510" y="326948"/>
                                  </a:lnTo>
                                  <a:lnTo>
                                    <a:pt x="657047" y="24555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657098" y="163957"/>
                                  </a:moveTo>
                                  <a:lnTo>
                                    <a:pt x="657047" y="4394"/>
                                  </a:lnTo>
                                  <a:lnTo>
                                    <a:pt x="574446" y="4445"/>
                                  </a:lnTo>
                                  <a:lnTo>
                                    <a:pt x="574497" y="82664"/>
                                  </a:lnTo>
                                  <a:lnTo>
                                    <a:pt x="574446" y="83337"/>
                                  </a:lnTo>
                                  <a:lnTo>
                                    <a:pt x="410845" y="84099"/>
                                  </a:lnTo>
                                  <a:lnTo>
                                    <a:pt x="410794" y="4394"/>
                                  </a:lnTo>
                                  <a:lnTo>
                                    <a:pt x="328117" y="4445"/>
                                  </a:lnTo>
                                  <a:lnTo>
                                    <a:pt x="328168" y="84772"/>
                                  </a:lnTo>
                                  <a:lnTo>
                                    <a:pt x="246253" y="84874"/>
                                  </a:lnTo>
                                  <a:lnTo>
                                    <a:pt x="246316" y="166217"/>
                                  </a:lnTo>
                                  <a:lnTo>
                                    <a:pt x="328117" y="166154"/>
                                  </a:lnTo>
                                  <a:lnTo>
                                    <a:pt x="328168" y="247345"/>
                                  </a:lnTo>
                                  <a:lnTo>
                                    <a:pt x="409968" y="247294"/>
                                  </a:lnTo>
                                  <a:lnTo>
                                    <a:pt x="410019" y="326999"/>
                                  </a:lnTo>
                                  <a:lnTo>
                                    <a:pt x="492696" y="326948"/>
                                  </a:lnTo>
                                  <a:lnTo>
                                    <a:pt x="492633" y="245554"/>
                                  </a:lnTo>
                                  <a:lnTo>
                                    <a:pt x="410845" y="245656"/>
                                  </a:lnTo>
                                  <a:lnTo>
                                    <a:pt x="410794" y="165900"/>
                                  </a:lnTo>
                                  <a:lnTo>
                                    <a:pt x="328968" y="165950"/>
                                  </a:lnTo>
                                  <a:lnTo>
                                    <a:pt x="328930" y="85788"/>
                                  </a:lnTo>
                                  <a:lnTo>
                                    <a:pt x="409968" y="85788"/>
                                  </a:lnTo>
                                  <a:lnTo>
                                    <a:pt x="410019" y="165493"/>
                                  </a:lnTo>
                                  <a:lnTo>
                                    <a:pt x="491820" y="165442"/>
                                  </a:lnTo>
                                  <a:lnTo>
                                    <a:pt x="491871" y="245135"/>
                                  </a:lnTo>
                                  <a:lnTo>
                                    <a:pt x="574535" y="245084"/>
                                  </a:lnTo>
                                  <a:lnTo>
                                    <a:pt x="574497" y="164719"/>
                                  </a:lnTo>
                                  <a:lnTo>
                                    <a:pt x="575259" y="164719"/>
                                  </a:lnTo>
                                  <a:lnTo>
                                    <a:pt x="575259" y="164007"/>
                                  </a:lnTo>
                                  <a:lnTo>
                                    <a:pt x="657098" y="163957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820610" y="325501"/>
                                  </a:moveTo>
                                  <a:lnTo>
                                    <a:pt x="820559" y="244170"/>
                                  </a:lnTo>
                                  <a:lnTo>
                                    <a:pt x="737946" y="244221"/>
                                  </a:lnTo>
                                  <a:lnTo>
                                    <a:pt x="737997" y="325615"/>
                                  </a:lnTo>
                                  <a:lnTo>
                                    <a:pt x="820610" y="325501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03135" y="81394"/>
                                  </a:moveTo>
                                  <a:lnTo>
                                    <a:pt x="903084" y="38"/>
                                  </a:lnTo>
                                  <a:lnTo>
                                    <a:pt x="820458" y="101"/>
                                  </a:lnTo>
                                  <a:lnTo>
                                    <a:pt x="820508" y="81432"/>
                                  </a:lnTo>
                                  <a:lnTo>
                                    <a:pt x="903135" y="8139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03325" y="406844"/>
                                  </a:moveTo>
                                  <a:lnTo>
                                    <a:pt x="903287" y="325501"/>
                                  </a:lnTo>
                                  <a:lnTo>
                                    <a:pt x="820610" y="325501"/>
                                  </a:lnTo>
                                  <a:lnTo>
                                    <a:pt x="820661" y="406895"/>
                                  </a:lnTo>
                                  <a:lnTo>
                                    <a:pt x="903325" y="40684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03363" y="493674"/>
                                  </a:moveTo>
                                  <a:lnTo>
                                    <a:pt x="903338" y="489864"/>
                                  </a:lnTo>
                                  <a:lnTo>
                                    <a:pt x="823010" y="489864"/>
                                  </a:lnTo>
                                  <a:lnTo>
                                    <a:pt x="823010" y="488594"/>
                                  </a:lnTo>
                                  <a:lnTo>
                                    <a:pt x="822985" y="413664"/>
                                  </a:lnTo>
                                  <a:lnTo>
                                    <a:pt x="741121" y="413664"/>
                                  </a:lnTo>
                                  <a:lnTo>
                                    <a:pt x="741121" y="407314"/>
                                  </a:lnTo>
                                  <a:lnTo>
                                    <a:pt x="741121" y="327304"/>
                                  </a:lnTo>
                                  <a:lnTo>
                                    <a:pt x="658495" y="327304"/>
                                  </a:lnTo>
                                  <a:lnTo>
                                    <a:pt x="658495" y="407314"/>
                                  </a:lnTo>
                                  <a:lnTo>
                                    <a:pt x="574446" y="407314"/>
                                  </a:lnTo>
                                  <a:lnTo>
                                    <a:pt x="574446" y="413664"/>
                                  </a:lnTo>
                                  <a:lnTo>
                                    <a:pt x="574471" y="488594"/>
                                  </a:lnTo>
                                  <a:lnTo>
                                    <a:pt x="658495" y="488594"/>
                                  </a:lnTo>
                                  <a:lnTo>
                                    <a:pt x="658495" y="489864"/>
                                  </a:lnTo>
                                  <a:lnTo>
                                    <a:pt x="657720" y="489864"/>
                                  </a:lnTo>
                                  <a:lnTo>
                                    <a:pt x="657720" y="493674"/>
                                  </a:lnTo>
                                  <a:lnTo>
                                    <a:pt x="657745" y="571131"/>
                                  </a:lnTo>
                                  <a:lnTo>
                                    <a:pt x="743292" y="571131"/>
                                  </a:lnTo>
                                  <a:lnTo>
                                    <a:pt x="743292" y="493674"/>
                                  </a:lnTo>
                                  <a:lnTo>
                                    <a:pt x="825919" y="493674"/>
                                  </a:lnTo>
                                  <a:lnTo>
                                    <a:pt x="825919" y="571131"/>
                                  </a:lnTo>
                                  <a:lnTo>
                                    <a:pt x="903363" y="571131"/>
                                  </a:lnTo>
                                  <a:lnTo>
                                    <a:pt x="903363" y="493674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985837" y="244170"/>
                                  </a:moveTo>
                                  <a:lnTo>
                                    <a:pt x="985786" y="162826"/>
                                  </a:lnTo>
                                  <a:lnTo>
                                    <a:pt x="820559" y="162826"/>
                                  </a:lnTo>
                                  <a:lnTo>
                                    <a:pt x="820508" y="81432"/>
                                  </a:lnTo>
                                  <a:lnTo>
                                    <a:pt x="737895" y="81483"/>
                                  </a:lnTo>
                                  <a:lnTo>
                                    <a:pt x="737895" y="162877"/>
                                  </a:lnTo>
                                  <a:lnTo>
                                    <a:pt x="820547" y="162839"/>
                                  </a:lnTo>
                                  <a:lnTo>
                                    <a:pt x="820547" y="244170"/>
                                  </a:lnTo>
                                  <a:lnTo>
                                    <a:pt x="985837" y="244170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1068362" y="0"/>
                                  </a:moveTo>
                                  <a:lnTo>
                                    <a:pt x="985735" y="0"/>
                                  </a:lnTo>
                                  <a:lnTo>
                                    <a:pt x="985735" y="81394"/>
                                  </a:lnTo>
                                  <a:lnTo>
                                    <a:pt x="1068362" y="81394"/>
                                  </a:lnTo>
                                  <a:lnTo>
                                    <a:pt x="1068362" y="0"/>
                                  </a:lnTo>
                                  <a:close/>
                                </a:path>
                                <a:path extrusionOk="0" h="571500" w="1151255">
                                  <a:moveTo>
                                    <a:pt x="1151128" y="244170"/>
                                  </a:moveTo>
                                  <a:lnTo>
                                    <a:pt x="1151089" y="162826"/>
                                  </a:lnTo>
                                  <a:lnTo>
                                    <a:pt x="1068412" y="162826"/>
                                  </a:lnTo>
                                  <a:lnTo>
                                    <a:pt x="1068463" y="244170"/>
                                  </a:lnTo>
                                  <a:lnTo>
                                    <a:pt x="1151128" y="2441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803985" y="1110728"/>
                              <a:ext cx="2658478" cy="914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39225" y="1033128"/>
                              <a:ext cx="1943836" cy="9909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591427" y="2613692"/>
                              <a:ext cx="2000999" cy="4859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-7812842</wp:posOffset>
                </wp:positionH>
                <wp:positionV relativeFrom="page">
                  <wp:posOffset>-634</wp:posOffset>
                </wp:positionV>
                <wp:extent cx="15375890" cy="10697210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75890" cy="10697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"/>
          <w:szCs w:val="6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360" w:lineRule="auto"/>
        <w:rPr/>
      </w:pPr>
      <w:r w:rsidDel="00000000" w:rsidR="00000000" w:rsidRPr="00000000">
        <w:rPr>
          <w:color w:val="ffffff"/>
          <w:rtl w:val="0"/>
        </w:rPr>
        <w:t xml:space="preserve">Bài tập với Board SN8F5708_EVK/ SN32F4</w:t>
      </w:r>
      <w:sdt>
        <w:sdtPr>
          <w:id w:val="1108148548"/>
          <w:tag w:val="goog_rdk_0"/>
        </w:sdtPr>
        <w:sdtContent>
          <w:ins w:author="Hùng Vũ Thanh" w:id="0" w:date="2026-04-25T09:24:25Z"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color w:val="ffffff"/>
          <w:rtl w:val="0"/>
        </w:rPr>
        <w:t xml:space="preserve">07_EVK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372" w:lineRule="auto"/>
        <w:ind w:left="2081" w:right="0" w:hanging="1128"/>
        <w:jc w:val="left"/>
        <w:rPr>
          <w:rFonts w:ascii="Times New Roman" w:cs="Times New Roman" w:eastAsia="Times New Roman" w:hAnsi="Times New Roman"/>
          <w:i w:val="1"/>
          <w:iCs w:val="1"/>
          <w:sz w:val="37"/>
          <w:szCs w:val="37"/>
        </w:rPr>
        <w:sectPr>
          <w:pgSz w:h="16850" w:w="11910" w:orient="portrait"/>
          <w:pgMar w:bottom="280" w:top="1940" w:left="850" w:right="708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ff"/>
          <w:sz w:val="37"/>
          <w:szCs w:val="37"/>
          <w:rtl w:val="0"/>
        </w:rPr>
        <w:t xml:space="preserve">Lập trình xây dựng thiết bị đồng hồ số dựa trên board SN8F5708_EVK hoặc SN32F407_EVK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160565446"/>
          <w:tag w:val="goog_rdk_2"/>
        </w:sdtPr>
        <w:sdtContent>
          <w:ins w:author="Minh Khoa Vũ" w:id="1" w:date="2026-04-15T03:15:01Z"/>
          <w:sdt>
            <w:sdtPr>
              <w:id w:val="746534956"/>
              <w:tag w:val="goog_rdk_3"/>
            </w:sdtPr>
            <w:sdtContent>
              <w:ins w:author="Minh Khoa Vũ" w:id="1" w:date="2026-04-15T03:15:01Z"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sz w:val="28"/>
                    <w:szCs w:val="28"/>
                    <w:rtl w:val="0"/>
                    <w:rPrChange w:author="Minh Khoa Vũ" w:id="2" w:date="2026-04-15T03:15:01Z">
                      <w:rPr>
                        <w:rFonts w:ascii="Times New Roman" w:cs="Times New Roman" w:eastAsia="Times New Roman" w:hAnsi="Times New Roman"/>
                        <w:i w:val="1"/>
                        <w:iCs w:val="1"/>
                        <w:sz w:val="37"/>
                        <w:szCs w:val="37"/>
                      </w:rPr>
                    </w:rPrChange>
                  </w:rPr>
                  <w:t xml:space="preserve">o</w:t>
                </w:r>
              </w:ins>
            </w:sdtContent>
          </w:sdt>
          <w:ins w:author="Minh Khoa Vũ" w:id="1" w:date="2026-04-15T03:15:01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2685250"/>
                          <a:ext cx="7562850" cy="2189480"/>
                          <a:chOff x="1564575" y="2685250"/>
                          <a:chExt cx="7562850" cy="2189500"/>
                        </a:xfrm>
                      </wpg:grpSpPr>
                      <wpg:grpSp>
                        <wpg:cNvGrpSpPr/>
                        <wpg:grpSpPr>
                          <a:xfrm>
                            <a:off x="1564575" y="2685260"/>
                            <a:ext cx="7562850" cy="2189822"/>
                            <a:chOff x="0" y="0"/>
                            <a:chExt cx="7562850" cy="218982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218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11"/>
                              <a:ext cx="7562850" cy="2141855"/>
                            </a:xfrm>
                            <a:custGeom>
                              <a:rect b="b" l="l" r="r" t="t"/>
                              <a:pathLst>
                                <a:path extrusionOk="0" h="2141855" w="7562850">
                                  <a:moveTo>
                                    <a:pt x="7562837" y="0"/>
                                  </a:moveTo>
                                  <a:lnTo>
                                    <a:pt x="8131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707"/>
                                  </a:lnTo>
                                  <a:lnTo>
                                    <a:pt x="0" y="2141359"/>
                                  </a:lnTo>
                                  <a:lnTo>
                                    <a:pt x="727062" y="226707"/>
                                  </a:lnTo>
                                  <a:lnTo>
                                    <a:pt x="7562837" y="226707"/>
                                  </a:lnTo>
                                  <a:lnTo>
                                    <a:pt x="75628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379577"/>
                              <a:ext cx="2993390" cy="697865"/>
                            </a:xfrm>
                            <a:custGeom>
                              <a:rect b="b" l="l" r="r" t="t"/>
                              <a:pathLst>
                                <a:path extrusionOk="0" h="697865" w="2993390">
                                  <a:moveTo>
                                    <a:pt x="29932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97826"/>
                                  </a:lnTo>
                                  <a:lnTo>
                                    <a:pt x="2760636" y="697826"/>
                                  </a:lnTo>
                                  <a:lnTo>
                                    <a:pt x="2993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3909695" cy="807720"/>
                            </a:xfrm>
                            <a:custGeom>
                              <a:rect b="b" l="l" r="r" t="t"/>
                              <a:pathLst>
                                <a:path extrusionOk="0" h="807720" w="3909695">
                                  <a:moveTo>
                                    <a:pt x="390909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07287"/>
                                  </a:lnTo>
                                  <a:lnTo>
                                    <a:pt x="3639997" y="807287"/>
                                  </a:lnTo>
                                  <a:lnTo>
                                    <a:pt x="39090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693073" y="2132037"/>
                              <a:ext cx="57785" cy="57785"/>
                            </a:xfrm>
                            <a:custGeom>
                              <a:rect b="b" l="l" r="r" t="t"/>
                              <a:pathLst>
                                <a:path extrusionOk="0" h="57785" w="57785">
                                  <a:moveTo>
                                    <a:pt x="32374" y="0"/>
                                  </a:moveTo>
                                  <a:lnTo>
                                    <a:pt x="24794" y="0"/>
                                  </a:lnTo>
                                  <a:lnTo>
                                    <a:pt x="21148" y="723"/>
                                  </a:lnTo>
                                  <a:lnTo>
                                    <a:pt x="0" y="24790"/>
                                  </a:lnTo>
                                  <a:lnTo>
                                    <a:pt x="0" y="32372"/>
                                  </a:lnTo>
                                  <a:lnTo>
                                    <a:pt x="24794" y="57175"/>
                                  </a:lnTo>
                                  <a:lnTo>
                                    <a:pt x="32374" y="57175"/>
                                  </a:lnTo>
                                  <a:lnTo>
                                    <a:pt x="57169" y="32372"/>
                                  </a:lnTo>
                                  <a:lnTo>
                                    <a:pt x="57169" y="28587"/>
                                  </a:lnTo>
                                  <a:lnTo>
                                    <a:pt x="57169" y="24790"/>
                                  </a:lnTo>
                                  <a:lnTo>
                                    <a:pt x="36021" y="723"/>
                                  </a:lnTo>
                                  <a:lnTo>
                                    <a:pt x="32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638965" y="397596"/>
                              <a:ext cx="1696084" cy="4097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2189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3021475"/>
                          <a:ext cx="7562850" cy="1517015"/>
                          <a:chOff x="1564575" y="3021475"/>
                          <a:chExt cx="7562850" cy="1517025"/>
                        </a:xfrm>
                      </wpg:grpSpPr>
                      <wpg:grpSp>
                        <wpg:cNvGrpSpPr/>
                        <wpg:grpSpPr>
                          <a:xfrm>
                            <a:off x="1564575" y="3021493"/>
                            <a:ext cx="7562850" cy="1517000"/>
                            <a:chOff x="0" y="0"/>
                            <a:chExt cx="7562850" cy="1517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151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0"/>
                              <a:ext cx="7562850" cy="1516380"/>
                            </a:xfrm>
                            <a:custGeom>
                              <a:rect b="b" l="l" r="r" t="t"/>
                              <a:pathLst>
                                <a:path extrusionOk="0" h="1516380" w="7562850">
                                  <a:moveTo>
                                    <a:pt x="7562850" y="0"/>
                                  </a:moveTo>
                                  <a:lnTo>
                                    <a:pt x="7207669" y="935253"/>
                                  </a:lnTo>
                                  <a:lnTo>
                                    <a:pt x="4187380" y="935253"/>
                                  </a:lnTo>
                                  <a:lnTo>
                                    <a:pt x="4080789" y="1255026"/>
                                  </a:lnTo>
                                  <a:lnTo>
                                    <a:pt x="0" y="1255026"/>
                                  </a:lnTo>
                                  <a:lnTo>
                                    <a:pt x="0" y="1516380"/>
                                  </a:lnTo>
                                  <a:lnTo>
                                    <a:pt x="3993680" y="1516380"/>
                                  </a:lnTo>
                                  <a:lnTo>
                                    <a:pt x="6987006" y="1516380"/>
                                  </a:lnTo>
                                  <a:lnTo>
                                    <a:pt x="7562837" y="1516380"/>
                                  </a:lnTo>
                                  <a:lnTo>
                                    <a:pt x="7562837" y="1255026"/>
                                  </a:lnTo>
                                  <a:lnTo>
                                    <a:pt x="7562837" y="935253"/>
                                  </a:lnTo>
                                  <a:lnTo>
                                    <a:pt x="7562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93073" y="41120"/>
                              <a:ext cx="57785" cy="57785"/>
                            </a:xfrm>
                            <a:custGeom>
                              <a:rect b="b" l="l" r="r" t="t"/>
                              <a:pathLst>
                                <a:path extrusionOk="0" h="57785" w="57785">
                                  <a:moveTo>
                                    <a:pt x="32374" y="0"/>
                                  </a:moveTo>
                                  <a:lnTo>
                                    <a:pt x="24794" y="0"/>
                                  </a:lnTo>
                                  <a:lnTo>
                                    <a:pt x="21148" y="723"/>
                                  </a:lnTo>
                                  <a:lnTo>
                                    <a:pt x="0" y="24790"/>
                                  </a:lnTo>
                                  <a:lnTo>
                                    <a:pt x="0" y="32372"/>
                                  </a:lnTo>
                                  <a:lnTo>
                                    <a:pt x="24794" y="57175"/>
                                  </a:lnTo>
                                  <a:lnTo>
                                    <a:pt x="32374" y="57175"/>
                                  </a:lnTo>
                                  <a:lnTo>
                                    <a:pt x="57169" y="32372"/>
                                  </a:lnTo>
                                  <a:lnTo>
                                    <a:pt x="57169" y="28587"/>
                                  </a:lnTo>
                                  <a:lnTo>
                                    <a:pt x="57169" y="24790"/>
                                  </a:lnTo>
                                  <a:lnTo>
                                    <a:pt x="36021" y="723"/>
                                  </a:lnTo>
                                  <a:lnTo>
                                    <a:pt x="32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935261"/>
                              <a:ext cx="4113529" cy="281305"/>
                            </a:xfrm>
                            <a:custGeom>
                              <a:rect b="b" l="l" r="r" t="t"/>
                              <a:pathLst>
                                <a:path extrusionOk="0" h="281305" w="4113529">
                                  <a:moveTo>
                                    <a:pt x="41133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0943"/>
                                  </a:lnTo>
                                  <a:lnTo>
                                    <a:pt x="4019714" y="280943"/>
                                  </a:lnTo>
                                  <a:lnTo>
                                    <a:pt x="41133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51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6"/>
          <w:tab w:val="left" w:leader="none" w:pos="522"/>
        </w:tabs>
        <w:spacing w:after="0" w:before="0" w:line="333" w:lineRule="auto"/>
        <w:ind w:left="522" w:right="19" w:hanging="47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LED 7SEG sẽ thể hiện giờ và phút ở chế độ thường theo định dạng: HH.MM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Ngay sau khi cấp nguồn, mạch hoạt động ở chế độ thường, giờ và phút được reset về giá trị 0: LED 7SEG sẽ hiện thị 00.00</w:t>
      </w:r>
      <w:sdt>
        <w:sdtPr>
          <w:id w:val="-283167711"/>
          <w:tag w:val="goog_rdk_4"/>
        </w:sdtPr>
        <w:sdtContent>
          <w:del w:author="TTB Monster" w:id="3" w:date="2026-04-24T09:34:23Z"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467645</wp:posOffset>
                  </wp:positionH>
                  <wp:positionV relativeFrom="paragraph">
                    <wp:posOffset>817709</wp:posOffset>
                  </wp:positionV>
                  <wp:extent cx="5548536" cy="5570910"/>
                  <wp:effectExtent b="0" l="0" r="0" t="0"/>
                  <wp:wrapNone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536" cy="5570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del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Bộ đếm sẽ đếm, sau mỗi phút sẽ hiện thị phút + 1, đến phút thứ 60 sẽ reset phút về 0 và tăng giờ lên 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Giờ sẽ được hiện thị từ 00 đến 23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SETUP (SW3):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thường, ấn SW3 để vào chế độ thay đổi giờ: LED 7SEG HH sẽ nhấp nháy với chu kỳ 1s (0.5s ON – 0.5s OFF).</w:t>
      </w:r>
    </w:p>
    <w:sdt>
      <w:sdtPr>
        <w:id w:val="1520543699"/>
        <w:tag w:val="goog_rdk_7"/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326" w:lineRule="auto"/>
            <w:ind w:left="522" w:right="0" w:hanging="281"/>
            <w:jc w:val="left"/>
            <w:rPr>
              <w:ins w:author="TTB Monster" w:id="4" w:date="2026-04-24T09:34:30Z"/>
              <w:sz w:val="28"/>
              <w:szCs w:val="28"/>
              <w:rPrChange w:author="TTB Monster" w:id="5" w:date="2026-04-24T09:34:3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36.66666666666667"/>
              <w:szCs w:val="36.66666666666667"/>
              <w:u w:val="none"/>
              <w:shd w:fill="auto" w:val="clear"/>
              <w:vertAlign w:val="superscript"/>
            </w:rPr>
            <w:drawing>
              <wp:inline distB="0" distT="0" distL="0" distR="0">
                <wp:extent cx="57169" cy="57162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69" cy="571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Khi đang ở chế độ thay đổi giờ, ấn SW3 để vào chế độ thay đổi phút: LED 7SEG MM sẽ nhấp nháy với chu kỳ 1s (0.5s ON – 0.5s OFF).</w:t>
          </w:r>
          <w:sdt>
            <w:sdtPr>
              <w:id w:val="-1908285360"/>
              <w:tag w:val="goog_rdk_5"/>
            </w:sdtPr>
            <w:sdtContent>
              <w:ins w:author="TTB Monster" w:id="4" w:date="2026-04-24T09:34:30Z"/>
              <w:sdt>
                <w:sdtPr>
                  <w:id w:val="-1626307451"/>
                  <w:tag w:val="goog_rdk_6"/>
                </w:sdtPr>
                <w:sdtContent>
                  <w:ins w:author="TTB Monster" w:id="4" w:date="2026-04-24T09:34:3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TTB Monster" w:id="4" w:date="2026-04-24T09:34:30Z"/>
            </w:sdtContent>
          </w:sdt>
        </w:p>
      </w:sdtContent>
    </w:sdt>
    <w:sdt>
      <w:sdtPr>
        <w:id w:val="-1926141012"/>
        <w:tag w:val="goog_rdk_9"/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326" w:lineRule="auto"/>
            <w:ind w:left="522" w:right="0" w:hanging="281"/>
            <w:jc w:val="left"/>
            <w:rPr>
              <w:sz w:val="28"/>
              <w:szCs w:val="28"/>
              <w:rPrChange w:author="TTB Monster" w:id="5" w:date="2026-04-24T09:34:3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938795212"/>
              <w:tag w:val="goog_rdk_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959164003"/>
        <w:tag w:val="goog_rdk_11"/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241" w:right="0" w:firstLine="0"/>
            <w:jc w:val="left"/>
            <w:rPr>
              <w:del w:author="TTB Monster" w:id="4" w:date="2026-04-24T09:34:30Z"/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36.66666666666667"/>
              <w:szCs w:val="36.66666666666667"/>
              <w:u w:val="none"/>
              <w:shd w:fill="auto" w:val="clear"/>
              <w:vertAlign w:val="superscript"/>
            </w:rPr>
            <w:drawing>
              <wp:inline distB="0" distT="0" distL="0" distR="0">
                <wp:extent cx="57169" cy="57175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69" cy="5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Khi đang ở chế độ thay đổi phút, ấn SW3 để vào chế độ thường.</w:t>
          </w:r>
          <w:sdt>
            <w:sdtPr>
              <w:id w:val="1082974625"/>
              <w:tag w:val="goog_rdk_10"/>
            </w:sdtPr>
            <w:sdtContent>
              <w:del w:author="TTB Monster" w:id="4" w:date="2026-04-24T09:34:3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754818810"/>
        <w:tag w:val="goog_rdk_12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241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  <w:pPrChange w:author="TTB Monster" w:id="0" w:date="2026-04-24T09:34:30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252" w:line="240" w:lineRule="auto"/>
                <w:ind w:left="0" w:right="0" w:firstLine="0"/>
                <w:jc w:val="left"/>
              </w:pPr>
            </w:pPrChange>
          </w:pP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HẸN GIỜ (SW16):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thường, ấn SW16 để vào chế độ thay đổi giờ hẹn: LED 7SEG HH sẽ nhấp nháy với chu kỳ 1s (0.5s ON – 0.5s OFF).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giờ hẹn, ấn SW16 để vào chế độ thay đổi phút hẹn: LED 7SEG MM sẽ nhấp nháy với chu kỳ 1s (0.5s ON – 0.5s OFF).</w:t>
      </w:r>
    </w:p>
    <w:sdt>
      <w:sdtPr>
        <w:id w:val="460052299"/>
        <w:tag w:val="goog_rdk_15"/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326" w:lineRule="auto"/>
            <w:ind w:left="522" w:right="0" w:hanging="281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PrChange w:author="Đan Huy Trương" w:id="6" w:date="2026-04-19T14:19:18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36.66666666666667"/>
              <w:szCs w:val="36.66666666666667"/>
              <w:u w:val="none"/>
              <w:shd w:fill="auto" w:val="clear"/>
              <w:vertAlign w:val="superscript"/>
            </w:rPr>
            <w:drawing>
              <wp:inline distB="0" distT="0" distL="0" distR="0">
                <wp:extent cx="57169" cy="57162"/>
                <wp:effectExtent b="0" l="0" r="0" t="0"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69" cy="571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  <w:sdt>
            <w:sdtPr>
              <w:id w:val="1938170090"/>
              <w:tag w:val="goog_rdk_13"/>
            </w:sdtPr>
            <w:sdtContent>
              <w:r w:rsidDel="00000000" w:rsidR="00000000" w:rsidRPr="00000000">
                <w:rPr>
                  <w:i w:val="0"/>
                  <w:iCs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  <w:rtl w:val="0"/>
                  <w:rPrChange w:author="Đan Huy Trương" w:id="6" w:date="2026-04-19T14:19:18Z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K</w:t>
              </w:r>
            </w:sdtContent>
          </w:sdt>
          <w:sdt>
            <w:sdtPr>
              <w:id w:val="-1834648519"/>
              <w:tag w:val="goog_rdk_14"/>
            </w:sdtPr>
            <w:sdtContent>
              <w:r w:rsidDel="00000000" w:rsidR="00000000" w:rsidRPr="00000000">
                <w:rPr>
                  <w:i w:val="0"/>
                  <w:iCs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  <w:rtl w:val="0"/>
                  <w:rPrChange w:author="Đan Huy Trương" w:id="6" w:date="2026-04-19T14:19:18Z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hi đang ở chế độ thay đổi phút hẹn, ấn SW16 để ghi giờ phút hẹn vào EEPROM và thoát ra chế độ thường.</w:t>
              </w:r>
            </w:sdtContent>
          </w:sdt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+ (SW6):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144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giờ hoặc chế độ thay đổi giờ hẹn, ấn SW6 để tăng giờ lên 1 đơn vị, khi giờ tăng đến 24 sẽ reset giờ về 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0" w:top="0" w:left="850" w:right="708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phút hoặc chế độ thay đổi phút hẹn, ấn SW6 để tăng phút lên 1 đơn vị, khi phút tăng đến 60 sẽ reset phút về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2685250"/>
                          <a:ext cx="7562850" cy="2189480"/>
                          <a:chOff x="1564575" y="2685250"/>
                          <a:chExt cx="7562850" cy="2189500"/>
                        </a:xfrm>
                      </wpg:grpSpPr>
                      <wpg:grpSp>
                        <wpg:cNvGrpSpPr/>
                        <wpg:grpSpPr>
                          <a:xfrm>
                            <a:off x="1564575" y="2685260"/>
                            <a:ext cx="7562850" cy="2189822"/>
                            <a:chOff x="0" y="0"/>
                            <a:chExt cx="7562850" cy="218982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218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1"/>
                              <a:ext cx="7562850" cy="2141855"/>
                            </a:xfrm>
                            <a:custGeom>
                              <a:rect b="b" l="l" r="r" t="t"/>
                              <a:pathLst>
                                <a:path extrusionOk="0" h="2141855" w="7562850">
                                  <a:moveTo>
                                    <a:pt x="7562837" y="0"/>
                                  </a:moveTo>
                                  <a:lnTo>
                                    <a:pt x="8131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707"/>
                                  </a:lnTo>
                                  <a:lnTo>
                                    <a:pt x="0" y="2141359"/>
                                  </a:lnTo>
                                  <a:lnTo>
                                    <a:pt x="727062" y="226707"/>
                                  </a:lnTo>
                                  <a:lnTo>
                                    <a:pt x="7562837" y="226707"/>
                                  </a:lnTo>
                                  <a:lnTo>
                                    <a:pt x="75628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379577"/>
                              <a:ext cx="2993390" cy="697865"/>
                            </a:xfrm>
                            <a:custGeom>
                              <a:rect b="b" l="l" r="r" t="t"/>
                              <a:pathLst>
                                <a:path extrusionOk="0" h="697865" w="2993390">
                                  <a:moveTo>
                                    <a:pt x="29932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97826"/>
                                  </a:lnTo>
                                  <a:lnTo>
                                    <a:pt x="2760636" y="697826"/>
                                  </a:lnTo>
                                  <a:lnTo>
                                    <a:pt x="2993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3909695" cy="807720"/>
                            </a:xfrm>
                            <a:custGeom>
                              <a:rect b="b" l="l" r="r" t="t"/>
                              <a:pathLst>
                                <a:path extrusionOk="0" h="807720" w="3909695">
                                  <a:moveTo>
                                    <a:pt x="390909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07287"/>
                                  </a:lnTo>
                                  <a:lnTo>
                                    <a:pt x="3639997" y="807287"/>
                                  </a:lnTo>
                                  <a:lnTo>
                                    <a:pt x="39090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93073" y="2132037"/>
                              <a:ext cx="57785" cy="57785"/>
                            </a:xfrm>
                            <a:custGeom>
                              <a:rect b="b" l="l" r="r" t="t"/>
                              <a:pathLst>
                                <a:path extrusionOk="0" h="57785" w="57785">
                                  <a:moveTo>
                                    <a:pt x="32374" y="0"/>
                                  </a:moveTo>
                                  <a:lnTo>
                                    <a:pt x="24794" y="0"/>
                                  </a:lnTo>
                                  <a:lnTo>
                                    <a:pt x="21148" y="723"/>
                                  </a:lnTo>
                                  <a:lnTo>
                                    <a:pt x="0" y="24790"/>
                                  </a:lnTo>
                                  <a:lnTo>
                                    <a:pt x="0" y="32372"/>
                                  </a:lnTo>
                                  <a:lnTo>
                                    <a:pt x="24794" y="57175"/>
                                  </a:lnTo>
                                  <a:lnTo>
                                    <a:pt x="32374" y="57175"/>
                                  </a:lnTo>
                                  <a:lnTo>
                                    <a:pt x="57169" y="32372"/>
                                  </a:lnTo>
                                  <a:lnTo>
                                    <a:pt x="57169" y="28587"/>
                                  </a:lnTo>
                                  <a:lnTo>
                                    <a:pt x="57169" y="24790"/>
                                  </a:lnTo>
                                  <a:lnTo>
                                    <a:pt x="36021" y="723"/>
                                  </a:lnTo>
                                  <a:lnTo>
                                    <a:pt x="32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638965" y="397596"/>
                              <a:ext cx="1696084" cy="4097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89480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2189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4575" y="3021475"/>
                          <a:ext cx="7562850" cy="1517015"/>
                          <a:chOff x="1564575" y="3021475"/>
                          <a:chExt cx="7562850" cy="1517025"/>
                        </a:xfrm>
                      </wpg:grpSpPr>
                      <wpg:grpSp>
                        <wpg:cNvGrpSpPr/>
                        <wpg:grpSpPr>
                          <a:xfrm>
                            <a:off x="1564575" y="3021493"/>
                            <a:ext cx="7562850" cy="1517000"/>
                            <a:chOff x="0" y="0"/>
                            <a:chExt cx="7562850" cy="1517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2850" cy="151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10"/>
                              <a:ext cx="7562850" cy="1516380"/>
                            </a:xfrm>
                            <a:custGeom>
                              <a:rect b="b" l="l" r="r" t="t"/>
                              <a:pathLst>
                                <a:path extrusionOk="0" h="1516380" w="7562850">
                                  <a:moveTo>
                                    <a:pt x="7562850" y="0"/>
                                  </a:moveTo>
                                  <a:lnTo>
                                    <a:pt x="7207669" y="935253"/>
                                  </a:lnTo>
                                  <a:lnTo>
                                    <a:pt x="4187380" y="935253"/>
                                  </a:lnTo>
                                  <a:lnTo>
                                    <a:pt x="4080789" y="1255026"/>
                                  </a:lnTo>
                                  <a:lnTo>
                                    <a:pt x="0" y="1255026"/>
                                  </a:lnTo>
                                  <a:lnTo>
                                    <a:pt x="0" y="1516380"/>
                                  </a:lnTo>
                                  <a:lnTo>
                                    <a:pt x="3993680" y="1516380"/>
                                  </a:lnTo>
                                  <a:lnTo>
                                    <a:pt x="6987006" y="1516380"/>
                                  </a:lnTo>
                                  <a:lnTo>
                                    <a:pt x="7562837" y="1516380"/>
                                  </a:lnTo>
                                  <a:lnTo>
                                    <a:pt x="7562837" y="1255026"/>
                                  </a:lnTo>
                                  <a:lnTo>
                                    <a:pt x="7562837" y="935253"/>
                                  </a:lnTo>
                                  <a:lnTo>
                                    <a:pt x="7562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1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935261"/>
                              <a:ext cx="4113529" cy="281305"/>
                            </a:xfrm>
                            <a:custGeom>
                              <a:rect b="b" l="l" r="r" t="t"/>
                              <a:pathLst>
                                <a:path extrusionOk="0" h="281305" w="4113529">
                                  <a:moveTo>
                                    <a:pt x="41133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0943"/>
                                  </a:lnTo>
                                  <a:lnTo>
                                    <a:pt x="4019714" y="280943"/>
                                  </a:lnTo>
                                  <a:lnTo>
                                    <a:pt x="41133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D4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9180184</wp:posOffset>
                </wp:positionV>
                <wp:extent cx="7562850" cy="1517015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51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NÚT – (SW10):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giờ hoặc chế độ thay đổi giờ hẹn, ấn SW10 để giảm giờ xuống 1 đơn vị, khi giờ = 0 mà giảm 1 đơn vị sẽ đặt giờ = 23.</w:t>
      </w:r>
      <w:sdt>
        <w:sdtPr>
          <w:id w:val="113864496"/>
          <w:tag w:val="goog_rdk_16"/>
        </w:sdtPr>
        <w:sdtContent>
          <w:del w:author="Hùng Vũ Thanh" w:id="7" w:date="2026-04-24T12:35:48Z"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467645</wp:posOffset>
                  </wp:positionH>
                  <wp:positionV relativeFrom="paragraph">
                    <wp:posOffset>613515</wp:posOffset>
                  </wp:positionV>
                  <wp:extent cx="5548536" cy="5570910"/>
                  <wp:effectExtent b="0" l="0" r="0" t="0"/>
                  <wp:wrapNone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536" cy="5570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del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đang ở chế độ thay đổi phút hoặc chế độ thay đổi phút hẹn, ấn SW10 để giảm phút xuống 1 đơn vị, khi phút = 0 mà giảm 1 đơn vị sẽ đặt phút = 59.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sdt>
        <w:sdtPr>
          <w:id w:val="-694369461"/>
          <w:tag w:val="goog_rdk_17"/>
        </w:sdtPr>
        <w:sdtContent>
          <w:ins w:author="TTB Monster" w:id="3" w:date="2026-04-24T09:34:23Z"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-123824</wp:posOffset>
                  </wp:positionH>
                  <wp:positionV relativeFrom="paragraph">
                    <wp:posOffset>119493</wp:posOffset>
                  </wp:positionV>
                  <wp:extent cx="5548536" cy="5570910"/>
                  <wp:effectExtent b="0" l="0" r="0" t="0"/>
                  <wp:wrapNone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536" cy="5570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ins>
        </w:sdtContent>
      </w:sdt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Còi (BUZZER):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Mỗi khi ấn các nút SW3, SW6, SW10, SW16 thì còi sẽ kêu pip trong 0.3s</w:t>
      </w:r>
      <w:sdt>
        <w:sdtPr>
          <w:id w:val="1746319270"/>
          <w:tag w:val="goog_rdk_18"/>
        </w:sdtPr>
        <w:sdtContent>
          <w:ins w:author="Đan Huy Trương" w:id="8" w:date="2026-04-19T14:20:48Z"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342885</wp:posOffset>
                  </wp:positionV>
                  <wp:extent cx="5548536" cy="5570910"/>
                  <wp:effectExtent b="0" l="0" r="0" t="0"/>
                  <wp:wrapNone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536" cy="5570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ins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đồng hồ chạy đến giờ hẹn, còi sẽ kêu pip-pip liên tục trong 5s với chu kỳ (0.5s ON – 0.5s OFF)</w:t>
      </w:r>
      <w:sdt>
        <w:sdtPr>
          <w:id w:val="-1619641566"/>
          <w:tag w:val="goog_rdk_19"/>
        </w:sdtPr>
        <w:sdtContent>
          <w:ins w:author="Hùng Vũ Thanh" w:id="7" w:date="2026-04-24T12:35:48Z"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-447674</wp:posOffset>
                  </wp:positionH>
                  <wp:positionV relativeFrom="paragraph">
                    <wp:posOffset>54870</wp:posOffset>
                  </wp:positionV>
                  <wp:extent cx="5548536" cy="5570910"/>
                  <wp:effectExtent b="0" l="0" r="0" t="0"/>
                  <wp:wrapNone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536" cy="5570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ins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Khi hết thời gian timeout thoát khỏi chế độ thay đổi giờ/phút hoặc thoát khỏi chế độ thay đổi giờ/phút hẹn để về chế độ thường thì còi sẽ kêu pip trong 0.3s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tabs>
          <w:tab w:val="left" w:leader="none" w:pos="333"/>
        </w:tabs>
        <w:spacing w:after="0" w:before="1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LED (D4 với board SN8F5708_EVK / D6 với board SN32F407_EVK)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Ở chế độ thay đổi giờ hẹn hoặc chế độ thay đổi phút hẹn thì LED sẽ nhấp nháy với chu kỳ 1s (0.5s – 0.5s OFF). Ngoài ra LED sẽ ở trạng thái OFF.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EEPROM: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62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Lưu giờ hẹn và phút hẹn, giây hẹn mặc định = 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tabs>
          <w:tab w:val="left" w:leader="none" w:pos="333"/>
        </w:tabs>
        <w:spacing w:after="0" w:before="0" w:line="240" w:lineRule="auto"/>
        <w:ind w:left="333" w:right="0" w:hanging="287"/>
        <w:jc w:val="left"/>
        <w:rPr/>
      </w:pPr>
      <w:r w:rsidDel="00000000" w:rsidR="00000000" w:rsidRPr="00000000">
        <w:rPr>
          <w:rtl w:val="0"/>
        </w:rPr>
        <w:t xml:space="preserve">Timeout khi không có sự kiện bấm nút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26" w:lineRule="auto"/>
        <w:ind w:left="522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57169" cy="57175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" cy="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Ở chế độ thay đổi giờ/phút hoặc chế độ thay đổi giờ hẹn/phút hẹn, trong vòng 30s không có sự kiện ấn nút thì sẽ thoát ra chế độ thường.</w:t>
      </w:r>
      <w:r w:rsidDel="00000000" w:rsidR="00000000" w:rsidRPr="00000000">
        <w:rPr>
          <w:rtl w:val="0"/>
        </w:rPr>
      </w:r>
    </w:p>
    <w:sectPr>
      <w:type w:val="nextPage"/>
      <w:pgSz w:h="16850" w:w="11910" w:orient="portrait"/>
      <w:pgMar w:bottom="0" w:top="0" w:left="850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2" w:hanging="362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503" w:hanging="362"/>
      </w:pPr>
      <w:rPr/>
    </w:lvl>
    <w:lvl w:ilvl="2">
      <w:start w:val="0"/>
      <w:numFmt w:val="bullet"/>
      <w:lvlText w:val="•"/>
      <w:lvlJc w:val="left"/>
      <w:pPr>
        <w:ind w:left="2486" w:hanging="362"/>
      </w:pPr>
      <w:rPr/>
    </w:lvl>
    <w:lvl w:ilvl="3">
      <w:start w:val="0"/>
      <w:numFmt w:val="bullet"/>
      <w:lvlText w:val="•"/>
      <w:lvlJc w:val="left"/>
      <w:pPr>
        <w:ind w:left="3469" w:hanging="362"/>
      </w:pPr>
      <w:rPr/>
    </w:lvl>
    <w:lvl w:ilvl="4">
      <w:start w:val="0"/>
      <w:numFmt w:val="bullet"/>
      <w:lvlText w:val="•"/>
      <w:lvlJc w:val="left"/>
      <w:pPr>
        <w:ind w:left="4452" w:hanging="362"/>
      </w:pPr>
      <w:rPr/>
    </w:lvl>
    <w:lvl w:ilvl="5">
      <w:start w:val="0"/>
      <w:numFmt w:val="bullet"/>
      <w:lvlText w:val="•"/>
      <w:lvlJc w:val="left"/>
      <w:pPr>
        <w:ind w:left="5436" w:hanging="362"/>
      </w:pPr>
      <w:rPr/>
    </w:lvl>
    <w:lvl w:ilvl="6">
      <w:start w:val="0"/>
      <w:numFmt w:val="bullet"/>
      <w:lvlText w:val="•"/>
      <w:lvlJc w:val="left"/>
      <w:pPr>
        <w:ind w:left="6419" w:hanging="362.0000000000009"/>
      </w:pPr>
      <w:rPr/>
    </w:lvl>
    <w:lvl w:ilvl="7">
      <w:start w:val="0"/>
      <w:numFmt w:val="bullet"/>
      <w:lvlText w:val="•"/>
      <w:lvlJc w:val="left"/>
      <w:pPr>
        <w:ind w:left="7402" w:hanging="362"/>
      </w:pPr>
      <w:rPr/>
    </w:lvl>
    <w:lvl w:ilvl="8">
      <w:start w:val="0"/>
      <w:numFmt w:val="bullet"/>
      <w:lvlText w:val="•"/>
      <w:lvlJc w:val="left"/>
      <w:pPr>
        <w:ind w:left="8385" w:hanging="36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33" w:hanging="287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333" w:hanging="287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128" w:firstLine="2421"/>
    </w:pPr>
    <w:rPr>
      <w:rFonts w:ascii="Times New Roman" w:cs="Times New Roman" w:eastAsia="Times New Roman" w:hAnsi="Times New Roman"/>
      <w:b w:val="1"/>
      <w:bCs w:val="1"/>
      <w:sz w:val="67"/>
      <w:szCs w:val="6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8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9.jp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YivCPrH65w55OBHkyoGeL7zQ==">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2025-06-19T00:00:00Z</vt:lpwstr>
  </property>
  <property fmtid="{D5CDD505-2E9C-101B-9397-08002B2CF9AE}" pid="3" name="Creator">
    <vt:lpwstr>Canva</vt:lpwstr>
  </property>
  <property fmtid="{D5CDD505-2E9C-101B-9397-08002B2CF9AE}" pid="4" name="LastSaved">
    <vt:lpwstr>2025-06-19T00:00:00Z</vt:lpwstr>
  </property>
  <property fmtid="{D5CDD505-2E9C-101B-9397-08002B2CF9AE}" pid="5" name="Producer">
    <vt:lpwstr>Canva</vt:lpwstr>
  </property>
</Properties>
</file>